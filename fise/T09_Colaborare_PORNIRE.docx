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Colaborare – raport de tură – Nume Prenume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Fișier de pornire. Salvează-l ca T09_Colaborare_Nume_Prenume.docx, apoi înlocuiește „Nume Prenume” din titlu cu numele tău. Documentul de mai jos conține modificări urmărite și un comentariu. Colegii și faptele sunt inventate.</w:t>
      </w: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Raport de tură – Dispecerat, 6 octombrie</w:t>
      </w:r>
    </w:p>
    <w:p>
      <w:pPr>
        <w:spacing w:after="120"/>
      </w:pPr>
      <w:r>
        <w:rPr>
          <w:rFonts w:ascii="Cambria" w:hAnsi="Cambria" w:cs="Cambria" w:eastAsia="Cambria"/>
          <w:sz w:val="24"/>
        </w:rPr>
        <w:t xml:space="preserve">La ora </w:t>
      </w:r>
      <w:commentRangeStart w:id="0"/>
      <w:r>
        <w:rPr>
          <w:rFonts w:ascii="Cambria" w:hAnsi="Cambria" w:cs="Cambria" w:eastAsia="Cambria"/>
          <w:sz w:val="24"/>
        </w:rPr>
        <w:t>18:20</w:t>
      </w:r>
      <w:commentRangeEnd w:id="0"/>
      <w:r>
        <w:rPr>
          <w:rStyle w:val="CommentReference"/>
        </w:rPr>
        <w:commentReference w:id="0"/>
      </w:r>
      <w:r>
        <w:rPr>
          <w:rFonts w:ascii="Cambria" w:hAnsi="Cambria" w:cs="Cambria" w:eastAsia="Cambria"/>
          <w:sz w:val="24"/>
        </w:rPr>
        <w:t>, trenul 1832</w:t>
      </w:r>
      <w:ins w:id="101" w:author="Maria" w:date="2026-10-06T18:30:00Z">
        <w:r>
          <w:rPr>
            <w:rFonts w:ascii="Cambria" w:hAnsi="Cambria" w:cs="Cambria" w:eastAsia="Cambria"/>
            <w:sz w:val="24"/>
          </w:rPr>
          <w:t xml:space="preserve"> în stația Pașcani</w:t>
        </w:r>
      </w:ins>
      <w:r>
        <w:rPr>
          <w:rFonts w:ascii="Cambria" w:hAnsi="Cambria" w:cs="Cambria" w:eastAsia="Cambria"/>
          <w:sz w:val="24"/>
        </w:rPr>
        <w:t xml:space="preserve"> a avut o întârziere de 20 de minute din cauza </w:t>
      </w:r>
      <w:del w:id="102" w:author="Maria" w:date="2026-10-06T18:30:00Z">
        <w:r>
          <w:rPr>
            <w:rFonts w:ascii="Cambria" w:hAnsi="Cambria" w:cs="Cambria" w:eastAsia="Cambria"/>
            <w:sz w:val="24"/>
          </w:rPr>
          <w:delText xml:space="preserve">unei defecțiuni</w:delText>
        </w:r>
      </w:del>
      <w:ins w:id="103" w:author="Maria" w:date="2026-10-06T18:30:00Z">
        <w:r>
          <w:rPr>
            <w:rFonts w:ascii="Cambria" w:hAnsi="Cambria" w:cs="Cambria" w:eastAsia="Cambria"/>
            <w:sz w:val="24"/>
          </w:rPr>
          <w:t xml:space="preserve">unui macaz defect</w:t>
        </w:r>
      </w:ins>
      <w:r>
        <w:rPr>
          <w:rFonts w:ascii="Cambria" w:hAnsi="Cambria" w:cs="Cambria" w:eastAsia="Cambria"/>
          <w:sz w:val="24"/>
        </w:rPr>
        <w:t>.</w:t>
      </w:r>
    </w:p>
    <w:p>
      <w:pPr>
        <w:spacing w:after="120"/>
      </w:pPr>
      <w:del w:id="104" w:author="Andrei" w:date="2026-10-06T18:30:00Z">
        <w:r>
          <w:rPr>
            <w:rFonts w:ascii="Cambria" w:hAnsi="Cambria" w:cs="Cambria" w:eastAsia="Cambria"/>
            <w:sz w:val="24"/>
          </w:rPr>
          <w:delText xml:space="preserve">Călătorii au fost anunțați în stație.</w:delText>
        </w:r>
      </w:del>
    </w:p>
    <w:p>
      <w:pPr>
        <w:spacing w:after="120"/>
      </w:pPr>
      <w:r>
        <w:rPr>
          <w:rFonts w:ascii="Cambria" w:hAnsi="Cambria" w:cs="Cambria" w:eastAsia="Cambria"/>
          <w:sz w:val="24"/>
        </w:rPr>
        <w:t>Circulația a fost reluată la ora 18:45.</w:t>
      </w:r>
      <w:ins w:id="105" w:author="Andrei" w:date="2026-10-06T18:30:00Z">
        <w:r>
          <w:rPr>
            <w:rFonts w:ascii="Cambria" w:hAnsi="Cambria" w:cs="Cambria" w:eastAsia="Cambria"/>
            <w:sz w:val="24"/>
          </w:rPr>
          <w:t xml:space="preserve"> Ca de obicei, din vina dispeceratului.</w:t>
        </w:r>
      </w:ins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Acceptare sau respingere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Parcurge modificările din Revizuire (cu Acceptare sau Respingere). Scrie aici decizia ta și motivul.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195"/>
        <w:gridCol w:w="2041"/>
        <w:gridCol w:w="3402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Modificarea (autorul)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Acceptare / Respingere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Maria a adăugat «în stația Pașcani»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Maria a înlocuit «unei defecțiuni» cu «unui macaz defect»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Andrei a șters propoziția «Călătorii au fost anunțați în stație.»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Andrei a adăugat «Ca de obicei, din vina dispeceratului.»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Comentariul meu și modificarea mea</w:t>
      </w:r>
    </w:p>
    <w:p>
      <w:pPr>
        <w:spacing w:before="0" w:after="160"/>
      </w:pPr>
      <w:r>
        <w:rPr>
          <w:rFonts w:ascii="Cambria" w:hAnsi="Cambria" w:cs="Cambria" w:eastAsia="Cambria"/>
          <w:sz w:val="22"/>
        </w:rPr>
        <w:t>Răspunde la comentariul Mariei cu Revizuire → Comentariu nou (nu suprascrie textul). Apoi fă o modificare a ta, urmărită, în raport. Scrie aici ce ai făcut: [ … ]</w:t>
      </w: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Calendar sau document?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Alege: calendar comun / document comun cu comentarii / ambele (cu anunț explicit). Scrie de 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195"/>
        <w:gridCol w:w="2041"/>
        <w:gridCol w:w="3402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Alegerea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Cine e de tură mâine dimineață?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b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Trei colegi adaugă, pe rând, observații la același raport.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 schimbă ora unei curse de azi.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Cine acoperă tura lui Andrei cât e în concediu?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Invitația și agenda ședinței online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Ședința săptămânală de sincronizare a dispeceratului. Completează între paranteze pătrate [ ].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Subiect: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Când: [data și ora exactă, de la … până la …]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Unde: [link]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Agendă (3 rânduri): 1) [ … ]  2) [ … ]  3)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Ce pregătește fiecare: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Dacă pică conexiunea: [număr de telefon de rezervă și cine trimite rezumatul]</w:t>
      </w: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Cele 4 obiceiuri ale unei ședințe pregătite (a doua zi)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Bifează ce ai aplicat în invitație și completează ce lipsește:</w:t>
      </w:r>
    </w:p>
    <w:p>
      <w:pPr>
        <w:spacing w:before="0" w:after="80"/>
      </w:pPr>
      <w:r>
        <w:rPr>
          <w:rFonts w:ascii="Cambria" w:hAnsi="Cambria" w:cs="Cambria" w:eastAsia="Cambria"/>
          <w:sz w:val="24"/>
        </w:rPr>
        <w:t>☐ Agendă scurtă, trimisă din timp</w:t>
      </w:r>
    </w:p>
    <w:p>
      <w:pPr>
        <w:spacing w:before="0" w:after="80"/>
      </w:pPr>
      <w:r>
        <w:rPr>
          <w:rFonts w:ascii="Cambria" w:hAnsi="Cambria" w:cs="Cambria" w:eastAsia="Cambria"/>
          <w:sz w:val="24"/>
        </w:rPr>
        <w:t>☐ Ora exactă, în calendarul comun</w:t>
      </w:r>
    </w:p>
    <w:p>
      <w:pPr>
        <w:spacing w:before="0" w:after="80"/>
      </w:pPr>
      <w:r>
        <w:rPr>
          <w:rFonts w:ascii="Cambria" w:hAnsi="Cambria" w:cs="Cambria" w:eastAsia="Cambria"/>
          <w:sz w:val="24"/>
        </w:rPr>
        <w:t>☐ Linkul verificat și trimis din timp</w:t>
      </w:r>
    </w:p>
    <w:p>
      <w:pPr>
        <w:spacing w:before="0" w:after="80"/>
      </w:pPr>
      <w:r>
        <w:rPr>
          <w:rFonts w:ascii="Cambria" w:hAnsi="Cambria" w:cs="Cambria" w:eastAsia="Cambria"/>
          <w:sz w:val="24"/>
        </w:rPr>
        <w:t>☐ Camera și microfonul, testate cu un minut înainte</w:t>
      </w: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Bonus – Partajare și istoric de versiuni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Pe OneDrive: Partajare → alegi cine și ce poate face. Istoric versiuni: câte versiuni vezi? [ … ]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ria" w:initials="M" w:date="2026-10-04T06:32:34Z">
    <w:p>
      <w:pPr>
        <w:pStyle w:val="CommentText"/>
      </w:pPr>
      <w:r>
        <w:rPr>
          <w:rStyle w:val="CommentReference"/>
        </w:rPr>
        <w:annotationRef/>
      </w:r>
      <w:r>
        <w:t>Andrei, ai confirmat ora de 18:20 în registru?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