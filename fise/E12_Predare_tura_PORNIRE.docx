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2"/>
        </w:rPr>
        <w:t>Predarea turei la casa de bilete – reguli</w:t>
      </w:r>
    </w:p>
    <w:p>
      <w:pPr>
        <w:spacing w:after="160"/>
      </w:pPr>
      <w:r>
        <w:t xml:space="preserve">1. La sfârșitul turei, casierul numără banii din casă și completează </w:t>
      </w:r>
      <w:del w:id="101" w:author="Elena Stan" w:date="2026-10-12T09:00:00Z">
        <w:r>
          <w:delText xml:space="preserve">fişa</w:delText>
        </w:r>
      </w:del>
      <w:ins w:id="102" w:author="Elena Stan" w:date="2026-10-12T09:00:00Z">
        <w:r>
          <w:t xml:space="preserve">fișa</w:t>
        </w:r>
      </w:ins>
      <w:r>
        <w:t xml:space="preserve"> de predare. </w:t>
      </w:r>
      <w:del w:id="103" w:author="Radu Ilie" w:date="2026-10-12T09:00:00Z">
        <w:r>
          <w:delText xml:space="preserve">Seiful se încuie după fiecare numărare.</w:delText>
        </w:r>
      </w:del>
    </w:p>
    <w:p>
      <w:pPr>
        <w:spacing w:after="160"/>
      </w:pPr>
      <w:commentRangeStart w:id="0"/>
      <w:r>
        <w:t xml:space="preserve">2. Predarea se face în prezența </w:t>
      </w:r>
      <w:commentRangeEnd w:id="0"/>
      <w:r>
        <w:rPr>
          <w:rStyle w:val="CommentReference"/>
        </w:rPr>
        <w:commentReference w:id="0"/>
      </w:r>
      <w:del w:id="104" w:author="Elena Stan" w:date="2026-10-12T09:00:00Z">
        <w:r>
          <w:delText xml:space="preserve">băiatului</w:delText>
        </w:r>
      </w:del>
      <w:ins w:id="105" w:author="Elena Stan" w:date="2026-10-12T09:00:00Z">
        <w:r>
          <w:t xml:space="preserve">colegului sau colegei</w:t>
        </w:r>
      </w:ins>
      <w:r>
        <w:t xml:space="preserve"> din tura următoare, </w:t>
      </w:r>
      <w:del w:id="106" w:author="Radu Ilie" w:date="2026-10-12T09:00:00Z">
        <w:r>
          <w:delText xml:space="preserve">în 5 minute</w:delText>
        </w:r>
      </w:del>
      <w:ins w:id="107" w:author="Radu Ilie" w:date="2026-10-12T09:00:00Z">
        <w:r>
          <w:t xml:space="preserve">în cel mult 10 minute</w:t>
        </w:r>
      </w:ins>
      <w:r>
        <w:t xml:space="preserve">.</w:t>
      </w:r>
    </w:p>
    <w:p>
      <w:pPr>
        <w:spacing w:after="160"/>
      </w:pPr>
      <w:r>
        <w:t xml:space="preserve">3. Rola de hârtie pentru imprimantă se schimbă când apare banda roșie.</w:t>
      </w:r>
      <w:ins w:id="108" w:author="Elena Stan" w:date="2026-10-12T09:00:00Z">
        <w:r>
          <w:t xml:space="preserve"> Rolele noi sunt în dulapul din stânga.</w:t>
        </w:r>
      </w:ins>
    </w:p>
    <w:p>
      <w:pPr>
        <w:spacing w:after="160"/>
      </w:pPr>
      <w:commentRangeStart w:id="1"/>
      <w:r>
        <w:t>4. Problemele cu aplicația de vânzare se anunță la IT</w:t>
      </w:r>
      <w:commentRangeEnd w:id="1"/>
      <w:r>
        <w:rPr>
          <w:rStyle w:val="CommentReference"/>
        </w:rPr>
        <w:commentReference w:id="1"/>
      </w:r>
      <w:r>
        <w:t>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adu Ilie" w:initials="RI" w:date="2026-10-11T09:00:56Z">
    <w:p>
      <w:pPr>
        <w:pStyle w:val="CommentText"/>
      </w:pPr>
      <w:r>
        <w:rPr>
          <w:rStyle w:val="CommentReference"/>
        </w:rPr>
        <w:annotationRef/>
      </w:r>
      <w:r>
        <w:t>10 minute e mai realist, aseară am stat 8.</w:t>
      </w:r>
    </w:p>
  </w:comment>
  <w:comment w:id="1" w:author="Ana Rusu" w:initials="AR" w:date="2026-10-11T09:00:56Z">
    <w:p>
      <w:pPr>
        <w:pStyle w:val="CommentText"/>
      </w:pPr>
      <w:r>
        <w:rPr>
          <w:rStyle w:val="CommentReference"/>
        </w:rPr>
        <w:annotationRef/>
      </w:r>
      <w:r>
        <w:t>Cine știe numărul de telefon al IT-ului? Să-l trecem aici.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